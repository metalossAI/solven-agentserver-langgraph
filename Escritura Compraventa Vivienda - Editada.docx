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 xmlns:w16du="http://schemas.microsoft.com/office/word/2023/wordml/word16du">
  <w:body>
    <w:p>
      <w:pPr>
        <w:spacing w:line="288" w:before="240" w:lineRule="auto"/>
      </w:pPr>
      <w:bookmarkStart w:id="0" w:name="escritura_de_compraventa_de_vivienda"/>
      <w:r>
        <w:rPr>
          <w:b/>
          <w:sz w:val="56"/>
        </w:rPr>
        <w:t xml:space="preserve">ESCRITURA DE COMPRAVENTA DE VIVIENDA</w:t>
      </w:r>
      <w:bookmarkEnd w:id="0"/>
    </w:p>
    <w:commentRangeStart w:id="0"/>
    <w:p>
      <w:pPr>
        <w:spacing w:after="210" w:lineRule="auto"/>
      </w:pPr>
      <w:r>
        <w:rPr>
          <w:b/>
        </w:rPr>
        <w:t xml:space="preserve">Protocolo:</w:t>
      </w:r>
      <w:r w:rsidR="00AB12CD">
        <w:rPr/>
        <w:t xml:space="preserve"> </w:t>
      </w:r>
      <w:del w:id="0" w:author="Editor" w:date="2026-01-20T16:53:02Z" w16du:dateUtc="2026-01-20T16:53:02Z">
        <w:r w:rsidDel="0B40D57A">
          <w:rPr/>
          <w:delText>[A COMPLETAR]</w:delText>
        </w:r>
      </w:del>
      <w:ins w:id="1" w:author="Editor" w:date="2026-01-20T16:53:02Z" w16du:dateUtc="2026-01-20T16:53:02Z">
        <w:r w:rsidR="0B40D57A">
          <w:rPr/>
          <w:t>2025/1234</w:t>
        </w:r>
      </w:ins>
      <w:commentRangeEnd w:id="0"/>
      <w:r w:rsidR="0B40D57A">
        <w:rPr>
          <w:rStyle w:val="CommentReference"/>
        </w:rPr>
        <w:commentReference w:id="0"/>
      </w:r>
    </w:p>
    <w:p>
      <w:pPr>
        <w:spacing w:after="210" w:lineRule="auto"/>
      </w:pPr>
      <w:r>
        <w:rPr>
          <w:b/>
        </w:rPr>
        <w:t xml:space="preserve">Notario:</w:t>
      </w:r>
      <w:r w:rsidR="00AB12CD">
        <w:rPr/>
        <w:t xml:space="preserve"> </w:t>
      </w:r>
      <w:del w:id="2" w:author="Editor" w:date="2026-01-20T16:53:02Z" w16du:dateUtc="2026-01-20T16:53:02Z">
        <w:r w:rsidDel="0B40D57A">
          <w:rPr/>
          <w:delText>[A COMPLETAR]</w:delText>
        </w:r>
      </w:del>
      <w:ins w:id="3" w:author="Editor" w:date="2026-01-20T16:53:02Z" w16du:dateUtc="2026-01-20T16:53:02Z">
        <w:r w:rsidR="0B40D57A">
          <w:rPr/>
          <w:t>D. Miguel Ángel Torres Pérez</w:t>
        </w:r>
      </w:ins>
    </w:p>
    <w:p>
      <w:pPr>
        <w:spacing w:after="210" w:lineRule="auto"/>
      </w:pPr>
      <w:r>
        <w:rPr>
          <w:b/>
        </w:rPr>
        <w:t xml:space="preserve">Fecha:</w:t>
      </w:r>
      <w:r w:rsidR="00AB12CD">
        <w:rPr>
          <w:rFonts w:eastAsia="Georgia" w:cs="Georgia" w:ascii="Georgia" w:hAnsi="Georgia"/>
        </w:rPr>
        <w:t xml:space="preserve"> </w:t>
      </w:r>
      <w:del w:id="4" w:author="Editor" w:date="2026-01-20T16:53:02Z" w16du:dateUtc="2026-01-20T16:53:02Z">
        <w:r w:rsidDel="0B40D57A">
          <w:rPr>
            <w:rFonts w:eastAsia="Georgia" w:cs="Georgia" w:ascii="Georgia" w:hAnsi="Georgia"/>
          </w:rPr>
          <w:delText>[A COMPLETAR - próxima a 12 de diciembre de 2025]</w:delText>
        </w:r>
      </w:del>
      <w:ins w:id="5" w:author="Editor" w:date="2026-01-20T16:53:02Z" w16du:dateUtc="2026-01-20T16:53:02Z">
        <w:r w:rsidR="0B40D57A">
          <w:rPr>
            <w:rFonts w:eastAsia="Georgia" w:cs="Georgia" w:ascii="Georgia" w:hAnsi="Georgia"/>
          </w:rPr>
          <w:t>15 de diciembre de 2025</w:t>
        </w:r>
      </w:ins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_comparecientes"/>
      <w:r>
        <w:rPr>
          <w:b/>
          <w:sz w:val="42"/>
        </w:rPr>
        <w:t xml:space="preserve">I. COMPARECIENTES</w:t>
      </w:r>
      <w:bookmarkEnd w:id="1"/>
    </w:p>
    <w:p>
      <w:pPr>
        <w:spacing w:line="271" w:before="240" w:lineRule="auto"/>
      </w:pPr>
      <w:bookmarkStart w:id="2" w:name="vendedores"/>
      <w:r>
        <w:rPr>
          <w:b/>
          <w:sz w:val="33"/>
        </w:rPr>
        <w:t xml:space="preserve">Vendedores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Intervienen como vendedores en concepto de propietarios en régimen de gananciales: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D. JUAN LÓPEZ SÁNCHEZ</w:t>
      </w:r>
      <w:r>
        <w:rPr>
          <w:rFonts w:eastAsia="Georgia" w:cs="Georgia" w:ascii="Georgia" w:hAnsi="Georgia"/>
        </w:rPr>
        <w:t xml:space="preserve">, mayor de edad, con DNI nº [ADJUNTO], en su propio nombre y derecho, y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Dña. ANA MARTÍNEZ LÓPEZ</w:t>
      </w:r>
      <w:r>
        <w:rPr>
          <w:rFonts w:eastAsia="Georgia" w:cs="Georgia" w:ascii="Georgia" w:hAnsi="Georgia"/>
        </w:rPr>
        <w:t xml:space="preserve">, mayor de edad, con DNI nº [ADJUNTO], su esposa.</w:t>
      </w:r>
    </w:p>
    <w:p>
      <w:pPr>
        <w:spacing w:line="271" w:before="240" w:lineRule="auto"/>
      </w:pPr>
      <w:bookmarkStart w:id="3" w:name="comprador"/>
      <w:r>
        <w:rPr>
          <w:b/>
          <w:sz w:val="33"/>
        </w:rPr>
        <w:t xml:space="preserve">Comprador</w:t>
      </w:r>
      <w:bookmarkEnd w:id="3"/>
    </w:p>
    <w:p>
      <w:pPr>
        <w:spacing w:after="210" w:lineRule="auto"/>
      </w:pPr>
      <w:r>
        <w:rPr/>
        <w:t xml:space="preserve">Interviene como compradora la sociedad mercantil </w:t>
      </w:r>
      <w:r>
        <w:rPr>
          <w:b/>
        </w:rPr>
        <w:t xml:space="preserve">REFORMAS LEVANTIS S.L.</w:t>
      </w:r>
      <w:r w:rsidR="00AB12CD">
        <w:rPr/>
        <w:t xml:space="preserve">domiciliada en </w:t>
      </w:r>
      <w:del w:id="8" w:author="Editor" w:date="2026-01-20T16:53:02Z" w16du:dateUtc="2026-01-20T16:53:02Z">
        <w:r w:rsidDel="0B40D57A">
          <w:rPr/>
          <w:delText>[A COMPLETAR]</w:delText>
        </w:r>
      </w:del>
      <w:ins w:id="9" w:author="Editor" w:date="2026-01-20T16:53:02Z" w16du:dateUtc="2026-01-20T16:53:02Z">
        <w:r w:rsidR="0B40D57A">
          <w:rPr/>
          <w:t>Calle Mayor, 45, 46001 Valencia</w:t>
        </w:r>
      </w:ins>
      <w:r>
        <w:rPr>
          <w:b/>
        </w:rPr>
        <w:t xml:space="preserve">D. CARLOS SOLER GARCÍA</w:t>
      </w:r>
      <w:r>
        <w:rPr>
          <w:rFonts w:eastAsia="Georgia" w:cs="Georgia" w:ascii="Georgia" w:hAnsi="Georgia"/>
        </w:rPr>
        <w:t xml:space="preserve">, mayor de edad, con DNI nº 20.222.333-C, quien actúa en virtud de su cargo.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ii_objeto_de_la_compraventa"/>
      <w:r>
        <w:rPr>
          <w:b/>
          <w:sz w:val="42"/>
        </w:rPr>
        <w:t xml:space="preserve">II. OBJETO DE LA COMPRAVENTA</w:t>
      </w:r>
      <w:bookmarkEnd w:id="4"/>
    </w:p>
    <w:p>
      <w:pPr>
        <w:spacing w:after="210" w:lineRule="auto"/>
      </w:pPr>
      <w:r>
        <w:rPr/>
        <w:t xml:space="preserve">Se trata de una vivienda ubicada en:</w:t>
      </w:r>
    </w:p>
    <w:p>
      <w:pPr>
        <w:spacing w:after="210" w:lineRule="auto"/>
      </w:pPr>
      <w:r>
        <w:rPr>
          <w:b/>
        </w:rPr>
        <w:t xml:space="preserve">PISO:</w:t>
      </w:r>
      <w:r>
        <w:rPr>
          <w:rFonts w:eastAsia="Georgia" w:cs="Georgia" w:ascii="Georgia" w:hAnsi="Georgia"/>
        </w:rPr>
        <w:t xml:space="preserve"> 3º Izquierda</w:t>
      </w:r>
    </w:p>
    <w:p>
      <w:pPr>
        <w:spacing w:after="210" w:lineRule="auto"/>
      </w:pPr>
      <w:r>
        <w:rPr>
          <w:b/>
        </w:rPr>
        <w:t xml:space="preserve">CALLE LUNA, nº 15</w:t>
      </w:r>
    </w:p>
    <w:p>
      <w:pPr>
        <w:spacing w:after="210" w:lineRule="auto"/>
      </w:pPr>
      <w:r>
        <w:rPr>
          <w:b/>
        </w:rPr>
        <w:t xml:space="preserve">LOCALIDAD:</w:t>
      </w:r>
      <w:r>
        <w:rPr/>
        <w:t xml:space="preserve"> Valencia</w:t>
      </w:r>
    </w:p>
    <w:p>
      <w:pPr>
        <w:spacing w:after="210" w:lineRule="auto"/>
      </w:pPr>
      <w:r>
        <w:rPr>
          <w:b/>
        </w:rPr>
        <w:t xml:space="preserve">CÓDIGO POSTAL:</w:t>
      </w:r>
      <w:r w:rsidR="00AB12CD">
        <w:rPr/>
        <w:t xml:space="preserve"> </w:t>
      </w:r>
      <w:del w:id="6" w:author="Editor" w:date="2026-01-20T16:53:02Z" w16du:dateUtc="2026-01-20T16:53:02Z">
        <w:r w:rsidDel="0B40D57A">
          <w:rPr/>
          <w:delText>[A COMPLETAR]</w:delText>
        </w:r>
      </w:del>
      <w:ins w:id="7" w:author="Editor" w:date="2026-01-20T16:53:02Z" w16du:dateUtc="2026-01-20T16:53:02Z">
        <w:r w:rsidR="0B40D57A">
          <w:rPr/>
          <w:t>46001</w:t>
        </w:r>
      </w:ins>
    </w:p>
    <w:p>
      <w:pPr>
        <w:spacing w:after="210" w:lineRule="auto"/>
      </w:pPr>
      <w:r>
        <w:rPr>
          <w:b/>
        </w:rPr>
        <w:t xml:space="preserve">PROVINCIA:</w:t>
      </w:r>
      <w:r>
        <w:rPr/>
        <w:t xml:space="preserve"> Valencia</w:t>
      </w:r>
    </w:p>
    <w:p>
      <w:pPr>
        <w:spacing w:after="210" w:lineRule="auto"/>
      </w:pPr>
      <w:r>
        <w:rPr>
          <w:b/>
        </w:rPr>
        <w:t xml:space="preserve">COMUNIDAD AUTÓNOMA:</w:t>
      </w:r>
      <w:r>
        <w:rPr/>
        <w:t xml:space="preserve"> Comunidad Valenciana</w:t>
      </w:r>
    </w:p>
    <w:p>
      <w:pPr>
        <w:spacing w:line="271" w:before="240" w:lineRule="auto"/>
      </w:pPr>
      <w:bookmarkStart w:id="5" w:name="descripción_del_inmueble"/>
      <w:r>
        <w:rPr>
          <w:rFonts w:eastAsia="Georgia" w:cs="Georgia" w:ascii="Georgia" w:hAnsi="Georgia"/>
          <w:b/>
          <w:sz w:val="33"/>
        </w:rPr>
        <w:t xml:space="preserve">Descripción del Inmueble</w:t>
      </w:r>
      <w:bookmarkEnd w:id="5"/>
    </w:p>
    <w:p>
      <w:pPr>
        <w:spacing w:after="210" w:lineRule="auto"/>
      </w:pPr>
      <w:r>
        <w:rPr/>
        <w:t xml:space="preserve">[A COMPLETAR CON DATOS DE LA NOTA SIMPLE Y ESCRITURA ANTERIOR: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Superficie útil aproximada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Distribución (habitaciones, baños, etc.)</w:t>
      </w:r>
    </w:p>
    <w:p>
      <w:pPr>
        <w:numPr>
          <w:ilvl w:val="0"/>
          <w:numId w:val="2"/>
        </w:numPr>
        <w:spacing w:lineRule="auto"/>
      </w:pPr>
      <w:r>
        <w:rPr/>
        <w:t xml:space="preserve">Referencias catastrales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Descripción detallada de los elementos que forman parte de la venta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Estado de conservación]</w:t>
      </w:r>
    </w:p>
    <w:p>
      <w:pPr>
        <w:spacing w:line="271" w:before="240" w:lineRule="auto"/>
      </w:pPr>
      <w:bookmarkStart w:id="6" w:name="documentación_aportada"/>
      <w:r>
        <w:rPr>
          <w:rFonts w:eastAsia="Georgia" w:cs="Georgia" w:ascii="Georgia" w:hAnsi="Georgia"/>
          <w:b/>
          <w:sz w:val="33"/>
        </w:rPr>
        <w:t xml:space="preserve">Documentación Aportada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 comparecientes declaran que se encuentran en posesión de: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Escritura pública de adquisición anterior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Documentación catastral actualizada</w:t>
      </w:r>
    </w:p>
    <w:p>
      <w:pPr>
        <w:numPr>
          <w:ilvl w:val="0"/>
          <w:numId w:val="3"/>
        </w:numPr>
        <w:spacing w:lineRule="auto"/>
      </w:pPr>
      <w:r>
        <w:rPr/>
        <w:t xml:space="preserve">Certificado de la comunidad de propietarios (pendiente de solicitud)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Certificado de eficiencia energética (a aportar en el momento de la firma)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iii_situación_registral_y_cargas"/>
      <w:r>
        <w:rPr>
          <w:rFonts w:eastAsia="Georgia" w:cs="Georgia" w:ascii="Georgia" w:hAnsi="Georgia"/>
          <w:b/>
          <w:sz w:val="42"/>
        </w:rPr>
        <w:t xml:space="preserve">III. SITUACIÓN REGISTRAL Y CARGAS</w:t>
      </w:r>
      <w:bookmarkEnd w:id="7"/>
    </w:p>
    <w:p>
      <w:pPr>
        <w:spacing w:line="271" w:before="240" w:lineRule="auto"/>
      </w:pPr>
      <w:bookmarkStart w:id="8" w:name="estado_actual_del_inmueble"/>
      <w:r>
        <w:rPr>
          <w:b/>
          <w:sz w:val="33"/>
        </w:rPr>
        <w:t xml:space="preserve">Estado Actual del Inmueble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 vendedores declaran que el inmueble está actualmente gravado con una </w:t>
      </w:r>
      <w:r>
        <w:rPr>
          <w:b/>
        </w:rPr>
        <w:t xml:space="preserve">hipoteca a favor de CAIXABANK</w:t>
      </w:r>
      <w:r>
        <w:rPr/>
        <w:t xml:space="preserve">, constituida mediante [DATOS A COMPLETAR CON NOTA SIMPLE].</w:t>
      </w:r>
    </w:p>
    <w:p>
      <w:pPr>
        <w:spacing w:line="271" w:before="240" w:lineRule="auto"/>
      </w:pPr>
      <w:bookmarkStart w:id="9" w:name="cancelación_de_la_hipoteca"/>
      <w:r>
        <w:rPr>
          <w:rFonts w:eastAsia="Georgia" w:cs="Georgia" w:ascii="Georgia" w:hAnsi="Georgia"/>
          <w:b/>
          <w:sz w:val="33"/>
        </w:rPr>
        <w:t xml:space="preserve">Cancelación de la Hipoteca</w:t>
      </w:r>
      <w:bookmarkEnd w:id="9"/>
    </w:p>
    <w:p>
      <w:pPr>
        <w:spacing w:after="210" w:lineRule="auto"/>
      </w:pPr>
      <w:r>
        <w:rPr/>
        <w:t xml:space="preserve">Los vendedores se comprometen a </w:t>
      </w:r>
      <w:r>
        <w:rPr>
          <w:b/>
        </w:rPr>
        <w:t xml:space="preserve">cancelar esta hipoteca antes de la firma de la presente escritura</w:t>
      </w:r>
      <w:r>
        <w:rPr>
          <w:rFonts w:eastAsia="Georgia" w:cs="Georgia" w:ascii="Georgia" w:hAnsi="Georgia"/>
        </w:rPr>
        <w:t xml:space="preserve"> o a más tardar en el momento del otorgamiento. Para ello, utilizarán parte del precio de venta.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comprador acepta que la cancelación se realice registralmente en los términos que se establecen en esta escritura y mediante los procedimientos oportunos que se acordarán en el momento de la firma.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iv_precio_y_condiciones_de_pago"/>
      <w:r>
        <w:rPr>
          <w:b/>
          <w:sz w:val="42"/>
        </w:rPr>
        <w:t xml:space="preserve">IV. PRECIO Y CONDICIONES DE PAGO</w:t>
      </w:r>
      <w:bookmarkEnd w:id="10"/>
    </w:p>
    <w:p>
      <w:pPr>
        <w:spacing w:line="271" w:before="240" w:lineRule="auto"/>
      </w:pPr>
      <w:bookmarkStart w:id="11" w:name="precio_total_pactado"/>
      <w:r>
        <w:rPr>
          <w:b/>
          <w:sz w:val="33"/>
        </w:rPr>
        <w:t xml:space="preserve">Precio Total Pactado</w:t>
      </w:r>
      <w:bookmarkEnd w:id="11"/>
    </w:p>
    <w:p>
      <w:pPr>
        <w:spacing w:after="210" w:lineRule="auto"/>
      </w:pPr>
      <w:r>
        <w:rPr/>
        <w:t xml:space="preserve">El precio total de la compraventa se fija en: </w:t>
      </w:r>
      <w:r>
        <w:rPr>
          <w:b/>
        </w:rPr>
        <w:t xml:space="preserve">CIENTO CUARENTA MIL EUROS (140.000 €)</w:t>
      </w:r>
    </w:p>
    <w:p>
      <w:pPr>
        <w:spacing w:line="271" w:before="240" w:lineRule="auto"/>
      </w:pPr>
      <w:bookmarkStart w:id="12" w:name="forma_de_pago"/>
      <w:r>
        <w:rPr>
          <w:b/>
          <w:sz w:val="33"/>
        </w:rPr>
        <w:t xml:space="preserve">Forma de Pago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pago del precio se efectuará de la siguiente forma: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Entrega Realizada:</w:t>
      </w:r>
      <w:r>
        <w:rPr/>
        <w:t xml:space="preserve"> La cantidad de </w:t>
      </w:r>
      <w:r>
        <w:rPr>
          <w:b/>
        </w:rPr>
        <w:t xml:space="preserve">CINCO MIL EUROS (5.000 €)</w:t>
      </w:r>
      <w:r>
        <w:rPr>
          <w:rFonts w:eastAsia="Georgia" w:cs="Georgia" w:ascii="Georgia" w:hAnsi="Georgia"/>
        </w:rPr>
        <w:t xml:space="preserve"> fue entregada en metálico por el comprador a los vendedores con carácter de </w:t>
      </w:r>
      <w:r>
        <w:rPr>
          <w:i/>
        </w:rPr>
        <w:t xml:space="preserve">arras</w:t>
      </w:r>
      <w:r>
        <w:rPr>
          <w:rFonts w:eastAsia="Georgia" w:cs="Georgia" w:ascii="Georgia" w:hAnsi="Georgia"/>
        </w:rPr>
        <w:t xml:space="preserve"> o depósito el pasado [A COMPLETAR - aproximadamente hace una semana]. Los comparecientes reconocen haber recibido esta cantidad y acuerdan que conste en la presente escritura.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Pago Pendiente:</w:t>
      </w:r>
      <w:r>
        <w:rPr/>
        <w:t xml:space="preserve"> El resto de la cantidad, es decir, </w:t>
      </w:r>
      <w:r>
        <w:rPr>
          <w:b/>
        </w:rPr>
        <w:t xml:space="preserve">CIENTO TREINTA Y CINCO MIL EUROS (135.000 €)</w:t>
      </w:r>
      <w:r>
        <w:rPr>
          <w:rFonts w:eastAsia="Georgia" w:cs="Georgia" w:ascii="Georgia" w:hAnsi="Georgia"/>
        </w:rPr>
        <w:t xml:space="preserve"> será abonado por el comprador mediante </w:t>
      </w:r>
      <w:r>
        <w:rPr>
          <w:b/>
        </w:rPr>
        <w:t xml:space="preserve">cheque bancario</w:t>
      </w:r>
      <w:r>
        <w:rPr/>
        <w:t xml:space="preserve"> en el momento de la firma de la presente escritura.</w:t>
      </w:r>
    </w:p>
    <w:p>
      <w:pPr>
        <w:spacing w:line="271" w:before="240" w:lineRule="auto"/>
      </w:pPr>
      <w:bookmarkStart w:id="13" w:name="naturaleza_de_las_arras"/>
      <w:r>
        <w:rPr>
          <w:b/>
          <w:sz w:val="33"/>
        </w:rPr>
        <w:t xml:space="preserve">Naturaleza de las Arras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Las arras de 5.000 € entregadas previamente tienen carácter de </w:t>
      </w:r>
      <w:r>
        <w:rPr>
          <w:b/>
        </w:rPr>
        <w:t xml:space="preserve">arras penitenciales</w:t>
      </w:r>
      <w:r>
        <w:rPr>
          <w:rFonts w:eastAsia="Georgia" w:cs="Georgia" w:ascii="Georgia" w:hAnsi="Georgia"/>
        </w:rPr>
        <w:t xml:space="preserve">, entendiéndose que:</w:t>
      </w:r>
    </w:p>
    <w:p>
      <w:pPr>
        <w:numPr>
          <w:ilvl w:val="0"/>
          <w:numId w:val="5"/>
        </w:numPr>
        <w:spacing w:lineRule="auto"/>
      </w:pPr>
      <w:r>
        <w:rPr/>
        <w:t xml:space="preserve">Si el comprador se retracta, pierde las arras.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Si los vendedores se retractan, devolverán el doble de las arras (10.000 €).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v_derechos_y_obligaciones_de_las_partes"/>
      <w:r>
        <w:rPr>
          <w:b/>
          <w:sz w:val="42"/>
        </w:rPr>
        <w:t xml:space="preserve">V. DERECHOS Y OBLIGACIONES DE LAS PARTES</w:t>
      </w:r>
      <w:bookmarkEnd w:id="14"/>
    </w:p>
    <w:p>
      <w:pPr>
        <w:spacing w:line="271" w:before="240" w:lineRule="auto"/>
      </w:pPr>
      <w:bookmarkStart w:id="15" w:name="obligaciones_de_los_vendedores"/>
      <w:r>
        <w:rPr>
          <w:b/>
          <w:sz w:val="33"/>
        </w:rPr>
        <w:t xml:space="preserve">Obligaciones de los Vendedores</w:t>
      </w:r>
      <w:bookmarkEnd w:id="15"/>
    </w:p>
    <w:p>
      <w:pPr>
        <w:spacing w:after="210" w:lineRule="auto"/>
      </w:pPr>
      <w:r>
        <w:rPr/>
        <w:t xml:space="preserve">Los vendedores se comprometen a: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Entregar el inmueble en poder y posesión del comprador libre de inquilinos, en estado de ocupación, y con todos los servicios (agua, luz, gas, telefonía) activos.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Cancelar la hipoteca a favor de CAIXABANK conforme a lo establecido en esta escritura.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Subsanar cualquier defecto o carga registral que pudiera existir.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Pagar todos los impuestos, tasas y contribuciones que correspondan al período anterior a la entrega del inmueble.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Entregar al comprador toda la documentación relacionada con el inmueble (escritura anterior, llaves, mandos de acceso, documentación de servicios, etc.).</w:t>
      </w:r>
    </w:p>
    <w:p>
      <w:pPr>
        <w:spacing w:line="271" w:before="240" w:lineRule="auto"/>
      </w:pPr>
      <w:bookmarkStart w:id="16" w:name="obligaciones_del_comprador"/>
      <w:r>
        <w:rPr>
          <w:b/>
          <w:sz w:val="33"/>
        </w:rPr>
        <w:t xml:space="preserve">Obligaciones del Comprador</w:t>
      </w:r>
      <w:bookmarkEnd w:id="16"/>
    </w:p>
    <w:p>
      <w:pPr>
        <w:spacing w:after="210" w:lineRule="auto"/>
      </w:pPr>
      <w:r>
        <w:rPr/>
        <w:t xml:space="preserve">El comprador se compromete a:</w:t>
      </w:r>
    </w:p>
    <w:p>
      <w:pPr>
        <w:numPr>
          <w:ilvl w:val="0"/>
          <w:numId w:val="7"/>
        </w:numPr>
        <w:spacing w:after="210" w:lineRule="auto"/>
      </w:pPr>
      <w:r>
        <w:rPr>
          <w:rFonts w:eastAsia="Georgia" w:cs="Georgia" w:ascii="Georgia" w:hAnsi="Georgia"/>
        </w:rPr>
        <w:t xml:space="preserve">Pagar el precio en los términos y plazos establecidos.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Asumir todos los impuestos, tasas y contribuciones que correspondan a partir de la fecha de otorgamiento de esta escritura.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Hacerse cargo de cualquier deuda pendiente de la comunidad de propietarios desde la fecha de este acto, salvo que conste en el certificado de la comunidad lo contrario.</w:t>
      </w:r>
    </w:p>
    <w:p>
      <w:pPr>
        <w:numPr>
          <w:ilvl w:val="0"/>
          <w:numId w:val="7"/>
        </w:numPr>
        <w:spacing w:after="210" w:lineRule="auto"/>
      </w:pPr>
      <w:r>
        <w:rPr>
          <w:rFonts w:eastAsia="Georgia" w:cs="Georgia" w:ascii="Georgia" w:hAnsi="Georgia"/>
        </w:rPr>
        <w:t xml:space="preserve">Realizar los trámites necesarios para la cancelación registral de la hipoteca, si fuera preciso.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vi_impuestos_y_gastos"/>
      <w:r>
        <w:rPr>
          <w:b/>
          <w:sz w:val="42"/>
        </w:rPr>
        <w:t xml:space="preserve">VI. IMPUESTOS Y GASTOS</w:t>
      </w:r>
      <w:bookmarkEnd w:id="17"/>
    </w:p>
    <w:p>
      <w:pPr>
        <w:spacing w:line="271" w:before="240" w:lineRule="auto"/>
      </w:pPr>
      <w:bookmarkStart w:id="18" w:name="distribución_de_gastos_y_tributos"/>
      <w:r>
        <w:rPr>
          <w:rFonts w:eastAsia="Georgia" w:cs="Georgia" w:ascii="Georgia" w:hAnsi="Georgia"/>
          <w:b/>
          <w:sz w:val="33"/>
        </w:rPr>
        <w:t xml:space="preserve">Distribución de Gastos y Tributos</w:t>
      </w:r>
      <w:bookmarkEnd w:id="18"/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Impuesto sobre Transmisiones Patrimoniales (ITP):</w:t>
      </w:r>
      <w:r>
        <w:rPr/>
        <w:t xml:space="preserve"> A cargo del </w:t>
      </w:r>
      <w:r>
        <w:rPr>
          <w:b/>
        </w:rPr>
        <w:t xml:space="preserve">comprador</w:t>
      </w:r>
      <w:r>
        <w:rPr>
          <w:rFonts w:eastAsia="Georgia" w:cs="Georgia" w:ascii="Georgia" w:hAnsi="Georgia"/>
        </w:rPr>
        <w:t xml:space="preserve">, de conformidad con la legislación fiscal valenciana.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Gastos Notariales:</w:t>
      </w:r>
      <w:r>
        <w:rPr/>
        <w:t xml:space="preserve"> De acuerdo con las tarifas oficiales establecidas, siendo tradicionalmente compartidos al 50% entre compradores y vendedores, salvo acuerdo distinto.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Gastos de Registro:</w:t>
      </w:r>
      <w:r>
        <w:rPr/>
        <w:t xml:space="preserve"> A cargo del </w:t>
      </w:r>
      <w:r>
        <w:rPr>
          <w:b/>
        </w:rPr>
        <w:t xml:space="preserve">comprador</w:t>
      </w:r>
      <w:r>
        <w:rPr/>
        <w:t xml:space="preserve">.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Gastos de Gestión y Trámites:</w:t>
      </w:r>
      <w:r>
        <w:rPr>
          <w:rFonts w:eastAsia="Georgia" w:cs="Georgia" w:ascii="Georgia" w:hAnsi="Georgia"/>
        </w:rPr>
        <w:t xml:space="preserve"> Las partes acuerdan que la gestión de solicitud de Nota Simple, certificado de la comunidad y demás trámites administrativos será gestionada por el notario.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vii_estado_de_la_comunidad"/>
      <w:r>
        <w:rPr>
          <w:b/>
          <w:sz w:val="42"/>
        </w:rPr>
        <w:t xml:space="preserve">VII. ESTADO DE LA COMUNIDAD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Pendiente de aportación el </w:t>
      </w:r>
      <w:r>
        <w:rPr>
          <w:b/>
        </w:rPr>
        <w:t xml:space="preserve">certificado de la comunidad de propietarios</w:t>
      </w:r>
      <w:r>
        <w:rPr/>
        <w:t xml:space="preserve">, en el que debe constar:</w:t>
      </w:r>
    </w:p>
    <w:p>
      <w:pPr>
        <w:numPr>
          <w:ilvl w:val="0"/>
          <w:numId w:val="9"/>
        </w:numPr>
        <w:spacing w:lineRule="auto"/>
      </w:pPr>
      <w:r>
        <w:rPr/>
        <w:t xml:space="preserve">Cuota mensual/trimestral de comunidad</w:t>
      </w:r>
    </w:p>
    <w:p>
      <w:pPr>
        <w:numPr>
          <w:ilvl w:val="0"/>
          <w:numId w:val="9"/>
        </w:numPr>
        <w:spacing w:lineRule="auto"/>
      </w:pPr>
      <w:r>
        <w:rPr/>
        <w:t xml:space="preserve">Existencia de deudas o impagos</w:t>
      </w:r>
    </w:p>
    <w:p>
      <w:pPr>
        <w:numPr>
          <w:ilvl w:val="0"/>
          <w:numId w:val="9"/>
        </w:numPr>
        <w:spacing w:lineRule="auto"/>
      </w:pPr>
      <w:r>
        <w:rPr/>
        <w:t xml:space="preserve">Acuerdos de la junta de propietarios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Obras en realización o previstas</w:t>
      </w:r>
    </w:p>
    <w:p>
      <w:pPr>
        <w:spacing w:after="210" w:lineRule="auto"/>
      </w:pPr>
      <w:r>
        <w:rPr/>
        <w:t xml:space="preserve">El comprador acepta el inmueble conforme al estado que declare dicho certificado.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viii_certificado_de_eficiencia_en_eb8df4"/>
      <w:r>
        <w:rPr>
          <w:rFonts w:eastAsia="Georgia" w:cs="Georgia" w:ascii="Georgia" w:hAnsi="Georgia"/>
          <w:b/>
          <w:sz w:val="42"/>
        </w:rPr>
        <w:t xml:space="preserve">VIII. CERTIFICADO DE EFICIENCIA ENERGÉTICA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certificado de eficiencia energética será aportado por el vendedor en el momento de la firma de la presente escritura, conforme a la normativa legal vigente.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ix_declaraciones_de_las_partes"/>
      <w:r>
        <w:rPr>
          <w:b/>
          <w:sz w:val="42"/>
        </w:rPr>
        <w:t xml:space="preserve">IX. DECLARACIONES DE LAS PARTES</w:t>
      </w:r>
      <w:bookmarkEnd w:id="21"/>
    </w:p>
    <w:p>
      <w:pPr>
        <w:spacing w:after="210" w:lineRule="auto"/>
      </w:pPr>
      <w:r>
        <w:rPr/>
        <w:t xml:space="preserve">Los comparecientes declaran: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Que poseen capacidad legal suficiente para obligarse por esta escritura.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Que el inmueble no está sujeto a litigio o embargo alguno (salvo la hipoteca indicada que será cancelada).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Que no existen ocupantes ilegales en el inmueble.</w:t>
      </w:r>
    </w:p>
    <w:p>
      <w:pPr>
        <w:numPr>
          <w:ilvl w:val="0"/>
          <w:numId w:val="10"/>
        </w:numPr>
        <w:spacing w:after="210" w:lineRule="auto"/>
      </w:pPr>
      <w:r>
        <w:rPr/>
        <w:t xml:space="preserve">Que todos los datos fiscales declarados son correctos y completos.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Que actúan con pleno conocimiento y sin coerción alguna.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x_pactos_adicionales"/>
      <w:r>
        <w:rPr>
          <w:b/>
          <w:sz w:val="42"/>
        </w:rPr>
        <w:t xml:space="preserve">X. PACTOS ADICIONALES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 establecen de común acuerdo los siguientes pactos: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El comprador podrá inspeccionar el inmueble para verificar su estado antes de la firma, si lo desea.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La entrega del inmueble se realizará </w:t>
      </w:r>
      <w:r>
        <w:rPr>
          <w:b/>
        </w:rPr>
        <w:t xml:space="preserve">libre de ocupantes y bienes muebles</w:t>
      </w:r>
      <w:r>
        <w:rPr>
          <w:rFonts w:eastAsia="Georgia" w:cs="Georgia" w:ascii="Georgia" w:hAnsi="Georgia"/>
        </w:rPr>
        <w:t xml:space="preserve">, excepto en su caso los elementos que se acuerden específicamente.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Se reconoce y constata que las arras de 5.000 € previamente entregadas se computarán a cuenta del precio final.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El comprador acepta la situación registral actual y los términos de cancelación de la hipoteca establecidos.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xi_efectos_de_esta_escritura"/>
      <w:r>
        <w:rPr>
          <w:b/>
          <w:sz w:val="42"/>
        </w:rPr>
        <w:t xml:space="preserve">XI. EFECTOS DE ESTA ESCRITURA</w:t>
      </w:r>
      <w:bookmarkEnd w:id="23"/>
    </w:p>
    <w:p>
      <w:pPr>
        <w:numPr>
          <w:ilvl w:val="0"/>
          <w:numId w:val="12"/>
        </w:numPr>
        <w:spacing w:after="210" w:lineRule="auto"/>
      </w:pPr>
      <w:r>
        <w:rPr>
          <w:rFonts w:eastAsia="Georgia" w:cs="Georgia" w:ascii="Georgia" w:hAnsi="Georgia"/>
        </w:rPr>
        <w:t xml:space="preserve">Los comparecientes consienten que el Notario, de oficio, solicite la Nota Simple del Registro de la Propiedad y demás documentos necesarios para la debida inscripción.</w:t>
      </w:r>
    </w:p>
    <w:p>
      <w:pPr>
        <w:numPr>
          <w:ilvl w:val="0"/>
          <w:numId w:val="12"/>
        </w:numPr>
        <w:spacing w:after="210" w:lineRule="auto"/>
      </w:pPr>
      <w:r>
        <w:rPr>
          <w:rFonts w:eastAsia="Georgia" w:cs="Georgia" w:ascii="Georgia" w:hAnsi="Georgia"/>
        </w:rPr>
        <w:t xml:space="preserve">La presente escritura se llevará al Registro de la Propiedad para su inscripción a instancia del comprador.</w:t>
      </w:r>
    </w:p>
    <w:p>
      <w:pPr>
        <w:numPr>
          <w:ilvl w:val="0"/>
          <w:numId w:val="12"/>
        </w:numPr>
        <w:spacing w:after="210" w:lineRule="auto"/>
      </w:pPr>
      <w:r>
        <w:rPr>
          <w:rFonts w:eastAsia="Georgia" w:cs="Georgia" w:ascii="Georgia" w:hAnsi="Georgia"/>
        </w:rPr>
        <w:t xml:space="preserve">Confieren poder al Notario para la realización de cuantos trámites sean precisos para la efectividad de esta compraventa.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xii_advertencias_notariales"/>
      <w:r>
        <w:rPr>
          <w:b/>
          <w:sz w:val="42"/>
        </w:rPr>
        <w:t xml:space="preserve">XII. ADVERTENCIAS NOTARIALES</w:t>
      </w:r>
      <w:bookmarkEnd w:id="24"/>
    </w:p>
    <w:p>
      <w:pPr>
        <w:spacing w:after="210" w:lineRule="auto"/>
      </w:pPr>
      <w:r>
        <w:rPr/>
        <w:t xml:space="preserve">El Notario advierte a las partes, especialmente al comprador, de:</w:t>
      </w:r>
    </w:p>
    <w:p>
      <w:pPr>
        <w:numPr>
          <w:ilvl w:val="0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La conveniencia de realizar una inspección ocular previa del inmueble.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La importancia de revisar en detalle el certificado de la comunidad de propietarios respecto a deudas y obras extraordinarias.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La responsabilidad que asume respecto a deudas futuras de la comunidad si no procede adecuadamente.</w:t>
      </w:r>
    </w:p>
    <w:p>
      <w:pPr>
        <w:numPr>
          <w:ilvl w:val="0"/>
          <w:numId w:val="13"/>
        </w:numPr>
        <w:spacing w:after="210" w:lineRule="auto"/>
      </w:pPr>
      <w:r>
        <w:rPr/>
        <w:t xml:space="preserve">La necesidad de actualizar sus obligaciones tributarias como nuevo propietario ante Hacienda y el Catastro.</w:t>
      </w:r>
    </w:p>
    <w:p>
      <w:pPr>
        <w:numPr>
          <w:ilvl w:val="0"/>
          <w:numId w:val="13"/>
        </w:numPr>
        <w:spacing w:after="210" w:lineRule="auto"/>
      </w:pPr>
      <w:r>
        <w:rPr>
          <w:rFonts w:eastAsia="Georgia" w:cs="Georgia" w:ascii="Georgia" w:hAnsi="Georgia"/>
        </w:rPr>
        <w:t xml:space="preserve">Los posibles gastos adicionales derivados de la cancelación de la hipoteca (comisiones bancarias, etc.).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xiii_otorgamiento"/>
      <w:r>
        <w:rPr>
          <w:b/>
          <w:sz w:val="42"/>
        </w:rPr>
        <w:t xml:space="preserve">XIII. OTORGAMIENTO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Leído que fue el presente documento a los comparecientes, enterados del contenido y alcance, así como de las advertencias del Notario, todos expresan su conformidad y consienten en su otorgamiento.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 testimonio de lo anterior, la firman ante mí el Notario.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firmas"/>
      <w:r>
        <w:rPr>
          <w:b/>
          <w:sz w:val="42"/>
        </w:rPr>
        <w:t xml:space="preserve">FIRMAS</w:t>
      </w:r>
      <w:bookmarkEnd w:id="26"/>
    </w:p>
    <w:p>
      <w:pPr>
        <w:spacing w:after="210" w:lineRule="auto"/>
      </w:pPr>
      <w:r>
        <w:rPr>
          <w:b/>
        </w:rPr>
        <w:t xml:space="preserve">Por los vendedores: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Juan López Sánchez Ana Martínez López</w:t>
      </w:r>
    </w:p>
    <w:p>
      <w:pPr>
        <w:spacing w:after="210" w:lineRule="auto"/>
      </w:pPr>
      <w:r>
        <w:rPr/>
        <w:t xml:space="preserve">DNI: [ADJUNTO] DNI: [ADJUNTO]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Fecha: _____________</w:t>
      </w:r>
    </w:p>
    <w:p>
      <w:pPr>
        <w:spacing w:after="210" w:lineRule="auto"/>
      </w:pPr>
      <w:r>
        <w:rPr>
          <w:b/>
        </w:rPr>
        <w:t xml:space="preserve">Por el comprador (administrador de la sociedad):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Carlos Soler García</w:t>
      </w:r>
    </w:p>
    <w:p>
      <w:pPr>
        <w:spacing w:after="210" w:lineRule="auto"/>
      </w:pPr>
      <w:r>
        <w:rPr/>
        <w:t xml:space="preserve">DNI: 20.222.333-C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 representación de REFORMAS LEVANTIS S.L. (NIF B-98765432)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Fecha: _____________</w:t>
      </w:r>
    </w:p>
    <w:p>
      <w:pPr>
        <w:spacing w:after="210" w:lineRule="auto"/>
      </w:pPr>
      <w:r>
        <w:rPr>
          <w:b/>
        </w:rPr>
        <w:t xml:space="preserve">El Notario: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[Nombre y firma del Notario]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Número de Colegiado: [___]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Fecha: 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notas_finales_para_gestión"/>
      <w:r>
        <w:rPr>
          <w:rFonts w:eastAsia="Georgia" w:cs="Georgia" w:ascii="Georgia" w:hAnsi="Georgia"/>
          <w:b/>
          <w:sz w:val="42"/>
        </w:rPr>
        <w:t xml:space="preserve">NOTAS FINALES PARA GESTIÓN</w:t>
      </w:r>
      <w:bookmarkEnd w:id="27"/>
    </w:p>
    <w:p>
      <w:pPr>
        <w:numPr>
          <w:ilvl w:val="0"/>
          <w:numId w:val="14"/>
        </w:numPr>
        <w:spacing w:lineRule="auto"/>
      </w:pPr>
      <w:r>
        <w:rPr/>
        <w:t xml:space="preserve">[ ] Obtener Nota Simple actualizada del Registro de la Propiedad</w:t>
      </w:r>
    </w:p>
    <w:p>
      <w:pPr>
        <w:numPr>
          <w:ilvl w:val="0"/>
          <w:numId w:val="14"/>
        </w:numPr>
        <w:spacing w:lineRule="auto"/>
      </w:pPr>
      <w:r>
        <w:rPr/>
        <w:t xml:space="preserve">[ ] Solicitar certificado de la comunidad de propietarios</w:t>
      </w:r>
    </w:p>
    <w:p>
      <w:pPr>
        <w:numPr>
          <w:ilvl w:val="0"/>
          <w:numId w:val="14"/>
        </w:numPr>
        <w:spacing w:lineRule="auto"/>
      </w:pPr>
      <w:r>
        <w:rPr/>
        <w:t xml:space="preserve">[ ] Confirmar datos de la hipoteca con CAIXABANK</w:t>
      </w:r>
    </w:p>
    <w:p>
      <w:pPr>
        <w:numPr>
          <w:ilvl w:val="0"/>
          <w:numId w:val="14"/>
        </w:numPr>
        <w:spacing w:lineRule="auto"/>
      </w:pPr>
      <w:r>
        <w:rPr/>
        <w:t xml:space="preserve">[ ] Agendar la firma con todos los comparecientes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Confirmar aportación del certificado energético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Verificar saldo bancario del cheque de 135.000 €</w:t>
      </w:r>
    </w:p>
    <w:p>
      <w:pPr>
        <w:numPr>
          <w:ilvl w:val="0"/>
          <w:numId w:val="14"/>
        </w:numPr>
        <w:spacing w:lineRule="auto"/>
      </w:pPr>
      <w:r>
        <w:rPr/>
        <w:t xml:space="preserve">[ ] Preparar poder notarial para administrador si es necesario</w:t>
      </w:r>
    </w:p>
    <w:p>
      <w:pPr>
        <w:numPr>
          <w:ilvl w:val="0"/>
          <w:numId w:val="14"/>
        </w:numPr>
        <w:spacing w:lineRule="auto"/>
      </w:pPr>
      <w:r>
        <w:rPr/>
        <w:t xml:space="preserve">[ ] Confirmar domicilio de REFORMAS LEVANTIS S.L.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[ ] Revisar documentación catastral anterior</w:t>
      </w:r>
    </w:p>
    <w:p>
      <w:pPr>
        <w:numPr>
          <w:ilvl w:val="0"/>
          <w:numId w:val="14"/>
        </w:numPr>
        <w:spacing w:lineRule="auto"/>
      </w:pPr>
      <w:r>
        <w:rPr/>
        <w:t xml:space="preserve">[ ] Preparar resumen de gastos e impuestos aplicables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ditor" w:date="2026-01-20T16:53:02Z" w:initials="ED">
    <w:p w14:paraId="3D2E236D" w14:textId="77777777" w:rsidR="0B40D57A" w:rsidRDefault="0B40D57A" w:rsidP="0B40D57A">
      <w:r w:rsidR="0B40D57A">
        <w:rPr>
          <w:rStyle w:val="CommentReference"/>
        </w:rPr>
        <w:annotationRef/>
      </w:r>
      <w:r w:rsidR="0B40D57A">
        <w:rPr>
          <w:color w:val="000000"/>
          <w:sz w:val="20"/>
          <w:szCs w:val="20"/>
        </w:rPr>
        <w:t>Este campo fue completado mediante script automatizado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2E23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627331D" w16cex:dateUtc="2026-01-20T16:53:0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2E236D" w16cid:durableId="5627331D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people.xml><?xml version="1.0" encoding="utf-8"?>
<w15:people xmlns:w15="http://schemas.microsoft.com/office/word/2012/wordml">
  <w15:person w15:author="Editor">
    <w15:presenceInfo w15:providerId="None" w15:userId="Editor"/>
  </w15:person>
</w15:people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40D57A"/>
    <w:rsid w:val="0B40D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microsoft.com/office/2011/relationships/people" Target="people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microsoft.com/office/2016/09/relationships/commentsIds" Target="commentsIds.xml"/><Relationship Id="rId9" Type="http://schemas.microsoft.com/office/2018/08/relationships/commentsExtensible" Target="commentsExtensi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2025-12-10T06:50:06.243Z</dcterms:created>
  <dcterms:modified xsi:type="dcterms:W3CDTF">2025-12-10T06:50:06.243Z</dcterms:modified>
</cp:coreProperties>
</file>