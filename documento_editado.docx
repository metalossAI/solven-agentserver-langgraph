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6du="http://schemas.microsoft.com/office/word/2023/wordml/word16du" mc:Ignorable="w14 w15 wp14">
  <w:body>
    <w:p>
      <w:pPr>
        <w:pStyle w:val="Title"/>
      </w:pPr>
      <w:r>
        <w:t xml:space="preserve">Documento de Ejemplo</w:t>
      </w:r>
    </w:p>
    <w:p>
      <w:pPr>
        <w:pStyle w:val="Heading1"/>
      </w:pPr>
      <w:r>
        <w:t xml:space="preserve">Introducción</w:t>
      </w:r>
    </w:p>
    <w:p>
      <w:r>
        <w:t xml:space="preserve">Este es un documento de ejemplo creado con docx-js.</w:t>
      </w:r>
    </w:p>
    <w:p>
      <w:r w:rsidR="00AB12CD">
        <w:t xml:space="preserve">texto que ha sido </w:t>
      </w:r>
      <w:del w:id="0" w:author="Editor" w:date="2026-01-20T16:49:41Z" w16du:dateUtc="2026-01-20T16:49:41Z">
        <w:r w:rsidDel="1DC00A3C">
          <w:delText>editado</w:delText>
        </w:r>
      </w:del>
      <w:commentRangeStart w:id="0"/>
      <w:ins w:id="1" w:author="Editor" w:date="2026-01-20T16:49:41Z" w16du:dateUtc="2026-01-20T16:49:41Z">
        <w:r w:rsidR="1DC00A3C">
          <w:t>actualizado exitosamente</w:t>
        </w:r>
      </w:ins>
      <w:commentRangeEnd w:id="0"/>
      <w:r w:rsidR="1DC00A3C">
        <w:rPr>
          <w:rStyle w:val="CommentReference"/>
        </w:rPr>
        <w:commentReference w:id="0"/>
      </w:r>
    </w:p>
    <w:p>
      <w:pPr>
        <w:pStyle w:val="Heading2"/>
      </w:pPr>
      <w:r>
        <w:t xml:space="preserve">Sección Principal</w:t>
      </w:r>
    </w:p>
    <w:p>
      <w:r w:rsidR="00AB12CD">
        <w:t xml:space="preserve">Este párrafo contiene </w:t>
      </w:r>
      <w:del w:id="2" w:author="Editor" w:date="2026-01-20T16:49:41Z" w16du:dateUtc="2026-01-20T16:49:41Z">
        <w:r w:rsidDel="1DC00A3C">
          <w:delText>información importante</w:delText>
        </w:r>
      </w:del>
      <w:ins w:id="3" w:author="Editor" w:date="2026-01-20T16:49:41Z" w16du:dateUtc="2026-01-20T16:49:41Z">
        <w:r w:rsidR="1DC00A3C">
          <w:t>datos actualizados y relevantes</w:t>
        </w:r>
      </w:ins>
      <w:r w:rsidR="00AB12CD">
        <w:t xml:space="preserve"> que necesitamos modificar.</w:t>
      </w:r>
    </w:p>
    <w:p>
      <w:r>
        <w:t xml:space="preserve">El texto original será reemplazado con contenido actualizado.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author="Editor" w:date="2026-01-20T16:49:41Z" w:initials="ED">
    <w:p w14:paraId="68140366" w14:textId="77777777" w:rsidR="1DC00A3C" w:rsidRDefault="1DC00A3C" w:rsidP="1DC00A3C">
      <w:r w:rsidR="1DC00A3C">
        <w:rPr>
          <w:rStyle w:val="CommentReference"/>
        </w:rPr>
        <w:annotationRef/>
      </w:r>
      <w:r w:rsidR="1DC00A3C">
        <w:rPr>
          <w:color w:val="000000"/>
          <w:sz w:val="20"/>
          <w:szCs w:val="20"/>
        </w:rPr>
        <w:t>Este cambio fue realizado mediante script automatizado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814036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4397D8A3" w16cex:dateUtc="2026-01-20T16:49:41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8140366" w16cid:durableId="4397D8A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Editor">
    <w15:presenceInfo w15:providerId="None" w15:userId="Editor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rsids>
    <w:rsidRoot w:val="1DC00A3C"/>
    <w:rsid w:val="1DC00A3C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microsoft.com/office/2011/relationships/people" Target="peop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2026-01-20T16:48:32.096Z</dcterms:created>
  <dcterms:modified xsi:type="dcterms:W3CDTF">2026-01-20T16:48:32.096Z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